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14:paraId="0CCE30D8" w14:textId="77777777">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5D348AEF" w14:textId="77777777">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43C2E311" w14:textId="77777777">
      <w:pPr>
        <w:pStyle w:val="Heading1"/>
        <w:numPr>
          <w:numId w:val="1"/>
        </w:numPr>
        <w:spacing w:before="0" w:after="0" w:line="297" w:lineRule="auto"/>
        <w:rPr>
          <w:rFonts w:eastAsia="Arial"/>
          <w:b w:val="0"/>
          <w:color w:val="393939"/>
          <w:sz w:val="48"/>
          <w:highlight w:val="white"/>
        </w:rPr>
      </w:pPr>
      <w:bookmarkStart w:id="1" w:name="h.10fd81vbb47s" w:colFirst="0" w:colLast="0"/>
      <w:bookmarkEnd w:id="1"/>
    </w:p>
    <w:p w:rsidR="007F368D" w:rsidP="007F368D" w14:paraId="268DE0C3" w14:textId="77777777">
      <w:pPr>
        <w:pStyle w:val="Heading1"/>
        <w:numPr>
          <w:numId w:val="1"/>
        </w:numPr>
        <w:spacing w:before="0" w:after="0" w:line="297" w:lineRule="auto"/>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14:paraId="2BF46DA9" w14:textId="77777777">
      <w:pPr>
        <w:pStyle w:val="Heading2"/>
        <w:numPr>
          <w:numId w:val="1"/>
        </w:numPr>
        <w:spacing w:before="0" w:after="0" w:line="402" w:lineRule="auto"/>
      </w:pPr>
      <w:r>
        <w:rPr>
          <w:rFonts w:ascii="Arial" w:eastAsia="Arial" w:hAnsi="Arial" w:cs="Arial"/>
          <w:b/>
          <w:i/>
          <w:smallCaps w:val="0"/>
          <w:strike w:val="0"/>
          <w:dstrike w:val="0"/>
          <w:color w:val="393939"/>
          <w:sz w:val="48"/>
          <w:highlight w:val="white"/>
          <w:u w:val="none" w:color="auto"/>
          <w:vertAlign w:val="baseline"/>
        </w:rPr>
        <w:t>The Problem and Our</w:t>
      </w:r>
      <w:r w:rsidR="00E3470A">
        <w:rPr>
          <w:rFonts w:ascii="Arial" w:eastAsia="Arial" w:hAnsi="Arial" w:cs="Arial"/>
          <w:b/>
          <w:i/>
          <w:smallCaps w:val="0"/>
          <w:strike w:val="0"/>
          <w:dstrike w:val="0"/>
          <w:color w:val="393939"/>
          <w:sz w:val="48"/>
          <w:highlight w:val="white"/>
          <w:u w:val="none" w:color="auto"/>
          <w:vertAlign w:val="baseline"/>
        </w:rPr>
        <w:t xml:space="preserve"> </w:t>
      </w:r>
      <w:r w:rsidR="00E3470A">
        <w:rPr>
          <w:rFonts w:ascii="Arial" w:eastAsia="Arial" w:hAnsi="Arial" w:cs="Arial"/>
          <w:b/>
          <w:i/>
          <w:smallCaps w:val="0"/>
          <w:strike w:val="0"/>
          <w:dstrike w:val="0"/>
          <w:color w:val="0000FF"/>
          <w:sz w:val="48"/>
          <w:highlight w:val="white"/>
          <w:u w:val="none" w:color="auto"/>
          <w:vertAlign w:val="baseline"/>
        </w:rPr>
        <w:t>Cool</w:t>
      </w:r>
      <w:r>
        <w:rPr>
          <w:rFonts w:ascii="Arial" w:eastAsia="Arial" w:hAnsi="Arial" w:cs="Arial"/>
          <w:b/>
          <w:i/>
          <w:smallCaps w:val="0"/>
          <w:strike w:val="0"/>
          <w:dstrike w:val="0"/>
          <w:color w:val="393939"/>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Solution</w:t>
      </w:r>
    </w:p>
    <w:p w:rsidR="007F368D" w:rsidP="007F368D" w14:paraId="5B1FB78C"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founded in 2010. We noticed </w:t>
      </w:r>
      <w:r w:rsidR="0009441F">
        <w:rPr>
          <w:rFonts w:ascii="Times New Roman" w:eastAsia="Times New Roman" w:hAnsi="Times New Roman" w:cs="Times New Roman"/>
          <w:b w:val="0"/>
          <w:i w:val="0"/>
          <w:smallCaps w:val="0"/>
          <w:strike w:val="0"/>
          <w:dstrike w:val="0"/>
          <w:color w:val="FF0000"/>
          <w:sz w:val="24"/>
          <w:highlight w:val="white"/>
          <w:u w:val="none" w:color="auto"/>
          <w:vertAlign w:val="baseline"/>
        </w:rPr>
        <w:t xml:space="preserve">test </w:t>
      </w:r>
      <w:r>
        <w:rPr>
          <w:rFonts w:ascii="Times New Roman" w:eastAsia="Times New Roman" w:hAnsi="Times New Roman" w:cs="Times New Roman"/>
          <w:b w:val="0"/>
          <w:i w:val="0"/>
          <w:smallCaps w:val="0"/>
          <w:strike w:val="0"/>
          <w:dstrike w:val="0"/>
          <w:color w:val="393939"/>
          <w:sz w:val="24"/>
          <w:highlight w:val="white"/>
          <w:u w:val="none" w:color="auto"/>
          <w:vertAlign w:val="baseline"/>
        </w:rPr>
        <w:t>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it’s gathering</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posting documents on websites or collaborating with others to improve a text – should be easy. This is our vision - Work faster, together.</w:t>
      </w:r>
    </w:p>
    <w:p w:rsidR="007F368D" w:rsidP="007F368D" w14:paraId="6AD156D0" w14:textId="77777777">
      <w:pPr>
        <w:pStyle w:val="Heading2"/>
        <w:numPr>
          <w:numId w:val="1"/>
        </w:numPr>
        <w:spacing w:before="0" w:after="0" w:line="402" w:lineRule="auto"/>
      </w:pPr>
      <w:bookmarkStart w:id="2" w:name="h.ta0pigz60lds" w:colFirst="0" w:colLast="0"/>
      <w:bookmarkEnd w:id="2"/>
      <w:r>
        <w:rPr>
          <w:rFonts w:eastAsia="Arial"/>
          <w:color w:val="393939"/>
          <w:sz w:val="48"/>
          <w:highlight w:val="white"/>
        </w:rPr>
        <w:t>Our Vision</w:t>
      </w:r>
    </w:p>
    <w:p w:rsidR="007F368D" w:rsidP="007F368D" w14:paraId="7BFC6B69" w14:textId="77777777">
      <w:pPr>
        <w:spacing w:before="0" w:line="295" w:lineRule="auto"/>
      </w:pPr>
      <w:r>
        <w:rPr>
          <w:color w:val="393939"/>
          <w:highlight w:val="white"/>
        </w:rPr>
        <w:t xml:space="preserve">The </w:t>
      </w:r>
      <w:r>
        <w:rPr>
          <w:color w:val="393939"/>
          <w:highlight w:val="white"/>
        </w:rPr>
        <w:t>GroupDocs</w:t>
      </w:r>
      <w:r>
        <w:rPr>
          <w:color w:val="393939"/>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0088CC"/>
            <w:highlight w:val="white"/>
          </w:rPr>
          <w:t>here</w:t>
        </w:r>
      </w:hyperlink>
    </w:p>
    <w:p w:rsidR="007F368D" w:rsidP="007F368D" w14:paraId="1DB1931B" w14:textId="77777777">
      <w:pPr>
        <w:pStyle w:val="Heading2"/>
        <w:numPr>
          <w:numId w:val="1"/>
        </w:numPr>
        <w:spacing w:before="0" w:after="0" w:line="402" w:lineRule="auto"/>
      </w:pP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393939"/>
          <w:sz w:val="48"/>
          <w:highlight w:val="white"/>
          <w:u w:val="none" w:color="auto"/>
          <w:vertAlign w:val="baseline"/>
        </w:rPr>
        <w:t>Customers</w:t>
      </w:r>
    </w:p>
    <w:p w:rsidR="007F368D" w:rsidP="007F368D" w14:paraId="4065454E"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used by companies of all sizes</w:t>
      </w:r>
      <w:r w:rsidR="00E3470A">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across the globe, from large multinational firms to small freelance businesses. They come to us because they have a ne</w:t>
      </w:r>
      <w:r>
        <w:rPr>
          <w:rFonts w:ascii="Times New Roman" w:eastAsia="Times New Roman" w:hAnsi="Times New Roman" w:cs="Times New Roman"/>
          <w:b w:val="0"/>
          <w:i w:val="0"/>
          <w:smallCaps w:val="0"/>
          <w:strike w:val="0"/>
          <w:dstrike w:val="0"/>
          <w:color w:val="393939"/>
          <w:sz w:val="24"/>
          <w:highlight w:val="white"/>
          <w:u w:val="none" w:color="auto"/>
          <w:vertAlign w:val="baseline"/>
        </w:rPr>
        <w:t>ed for a simple, one-stop-shop</w:t>
      </w:r>
      <w:ins w:id="3" w:author="AlGord" w:date="2020-12-21T13:02:00Z">
        <w:r>
          <w:rPr>
            <w:rFonts w:ascii="Times New Roman" w:eastAsia="Times New Roman" w:hAnsi="Times New Roman" w:cs="Times New Roman"/>
            <w:b w:val="0"/>
            <w:i w:val="0"/>
            <w:smallCaps w:val="0"/>
            <w:strike w:val="0"/>
            <w:dstrike w:val="0"/>
            <w:color w:val="393939"/>
            <w:sz w:val="24"/>
            <w:highlight w:val="white"/>
            <w:u w:val="none" w:color="auto"/>
            <w:vertAlign w:val="baseline"/>
          </w:rPr>
          <w:t>, document management solution.</w:t>
        </w:r>
      </w:ins>
    </w:p>
    <w:p w:rsidR="007F368D" w:rsidP="007F368D" w14:paraId="08209AA7" w14:textId="77777777">
      <w:pPr>
        <w:pStyle w:val="Heading2"/>
        <w:numPr>
          <w:numId w:val="1"/>
        </w:numPr>
        <w:spacing w:before="0" w:after="0" w:line="402" w:lineRule="auto"/>
      </w:pPr>
      <w:bookmarkStart w:id="4" w:name="h.9711yllhs1lv" w:colFirst="0" w:colLast="0"/>
      <w:bookmarkEnd w:id="4"/>
      <w:r>
        <w:rPr>
          <w:rFonts w:eastAsia="Arial"/>
          <w:color w:val="393939"/>
          <w:sz w:val="48"/>
          <w:highlight w:val="white"/>
        </w:rPr>
        <w:t>Our Background</w:t>
      </w:r>
    </w:p>
    <w:p w:rsidR="007F368D" w:rsidP="007F368D" w14:paraId="65D9BFEC" w14:textId="49EC9C98">
      <w:pPr>
        <w:spacing w:before="0" w:line="295" w:lineRule="auto"/>
        <w:rPr>
          <w:color w:val="393939"/>
        </w:rPr>
      </w:pPr>
      <w:r>
        <w:rPr>
          <w:color w:val="393939"/>
          <w:highlight w:val="white"/>
        </w:rPr>
        <w:t>GroupDocs</w:t>
      </w:r>
      <w:r>
        <w:rPr>
          <w:color w:val="393939"/>
          <w:highlight w:val="white"/>
        </w:rPr>
        <w:t xml:space="preserve"> is a division </w:t>
      </w:r>
      <w:r>
        <w:rPr>
          <w:color w:val="393939"/>
          <w:highlight w:val="white"/>
        </w:rPr>
        <w:t>of</w:t>
      </w:r>
      <w:hyperlink r:id="rId7">
        <w:r>
          <w:rPr>
            <w:color w:val="0088CC"/>
            <w:highlight w:val="white"/>
          </w:rPr>
          <w:t>Aspose</w:t>
        </w:r>
        <w:r>
          <w:rPr>
            <w:color w:val="0088CC"/>
            <w:highlight w:val="white"/>
          </w:rPr>
          <w:t xml:space="preserve"> Pty Ltd</w:t>
        </w:r>
      </w:hyperlink>
      <w:r>
        <w:rPr>
          <w:color w:val="393939"/>
          <w:highlight w:val="white"/>
        </w:rPr>
        <w:t xml:space="preserve">, a leading .NET and Java component vendor. </w:t>
      </w:r>
      <w:bookmarkStart w:id="5" w:name="new_target_bookmark"/>
      <w:r>
        <w:rPr>
          <w:color w:val="393939"/>
          <w:highlight w:val="white"/>
        </w:rPr>
        <w:t>Aspose</w:t>
      </w:r>
      <w:bookmarkEnd w:id="5"/>
      <w:r>
        <w:rPr>
          <w:color w:val="393939"/>
          <w:highlight w:val="white"/>
        </w:rPr>
        <w:t xml:space="preserve"> creates tools that software engineers use to work with file formats in the applications they build. </w:t>
      </w:r>
      <w:r>
        <w:rPr>
          <w:color w:val="393939"/>
          <w:highlight w:val="white"/>
        </w:rPr>
        <w:t>Aspose</w:t>
      </w:r>
      <w:r>
        <w:rPr>
          <w:color w:val="393939"/>
          <w:highlight w:val="white"/>
        </w:rPr>
        <w:t xml:space="preserve"> has supported the developer community since 2002 and has over 10,000 customers in over 90 countries. </w:t>
      </w:r>
      <w:r>
        <w:rPr>
          <w:color w:val="393939"/>
          <w:highlight w:val="white"/>
        </w:rPr>
        <w:t>GroupDocs</w:t>
      </w:r>
      <w:r>
        <w:rPr>
          <w:color w:val="393939"/>
          <w:highlight w:val="white"/>
        </w:rPr>
        <w:t xml:space="preserve">, benefits from </w:t>
      </w:r>
      <w:r>
        <w:rPr>
          <w:color w:val="393939"/>
          <w:highlight w:val="white"/>
        </w:rPr>
        <w:t>Aspose's</w:t>
      </w:r>
      <w:r>
        <w:rPr>
          <w:color w:val="393939"/>
          <w:highlight w:val="white"/>
        </w:rPr>
        <w:t xml:space="preserve"> experience</w:t>
      </w:r>
      <w:del w:id="6" w:author="AlGord" w:date="2020-12-21T13:02:00Z">
        <w:r>
          <w:rPr>
            <w:color w:val="393939"/>
            <w:highlight w:val="white"/>
          </w:rPr>
          <w:delText>, stability and award winning technology.</w:delText>
        </w:r>
      </w:del>
    </w:p>
    <w:p w:rsidR="007F368D" w:rsidP="007F368D" w14:paraId="6DA4B6F8" w14:textId="77777777">
      <w:pPr>
        <w:spacing w:before="0" w:line="295" w:lineRule="auto"/>
      </w:pPr>
    </w:p>
    <w:p w:rsidR="006A1C3C" w:rsidRPr="00A70B3B" w:rsidP="00A70B3B" w14:paraId="761B1FFB" w14:textId="77777777">
      <w:pPr>
        <w:sectPr w:rsidSect="00B54058">
          <w:pgSz w:w="12240" w:h="15840"/>
          <w:pgMar w:top="1440" w:right="1800" w:bottom="1440" w:left="1800" w:header="720" w:footer="720" w:gutter="0"/>
          <w:cols w:space="720"/>
          <w:docGrid w:linePitch="360"/>
        </w:sectPr>
      </w:pPr>
      <w:r>
        <w:rPr>
          <w:color w:val="FF0000"/>
        </w:rPr>
        <w:t xml:space="preserve"> </w:t>
      </w: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2</w:t>
      </w:r>
    </w:p>
    <w:p>
      <w:pPr>
        <w:spacing w:after="200"/>
      </w:pPr>
      <w:r>
        <w:rPr>
          <w:rFonts w:ascii="Times New Roman" w:eastAsia="Times New Roman" w:hAnsi="Times New Roman" w:cs="Times New Roman"/>
          <w:color w:val="0000FF"/>
          <w:sz w:val="32"/>
        </w:rPr>
        <w:t>Count of inserted components: 5</w:t>
      </w:r>
    </w:p>
    <w:sectPr>
      <w:headerReference w:type="default" r:id="rId8"/>
      <w:footerReference w:type="default" r:id="rId9"/>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AlGord">
    <w15:presenceInfo w15:providerId="Windows Live" w15:userId="dcb3ee7461302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354488"/>
    <w:rsid w:val="00354493"/>
    <w:rsid w:val="00405E59"/>
    <w:rsid w:val="004368DF"/>
    <w:rsid w:val="00663143"/>
    <w:rsid w:val="006A1C3C"/>
    <w:rsid w:val="006B0DF1"/>
    <w:rsid w:val="00723558"/>
    <w:rsid w:val="007F368D"/>
    <w:rsid w:val="008B7F13"/>
    <w:rsid w:val="009D35D7"/>
    <w:rsid w:val="00A70B3B"/>
    <w:rsid w:val="00A805EE"/>
    <w:rsid w:val="00B54058"/>
    <w:rsid w:val="00C33F64"/>
    <w:rsid w:val="00CF73FC"/>
    <w:rsid w:val="00E13DBC"/>
    <w:rsid w:val="00E3470A"/>
    <w:rsid w:val="00E36CF4"/>
    <w:rsid w:val="00E729BB"/>
    <w:rsid w:val="00F83B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Заголовок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13"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260</Words>
  <Characters>1483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cp:revision>
  <dcterms:created xsi:type="dcterms:W3CDTF">2026-05-12T23:58:51Z</dcterms:created>
  <dcterms:modified xsi:type="dcterms:W3CDTF">2026-05-12T23:58:51Z</dcterms:modified>
</cp:coreProperties>
</file>